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822CA" w14:textId="77777777" w:rsidR="00BF5369" w:rsidRPr="00826DC2" w:rsidRDefault="00CC6CE9" w:rsidP="00DC190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26DC2">
        <w:rPr>
          <w:rFonts w:ascii="Times New Roman" w:hAnsi="Times New Roman" w:cs="Times New Roman"/>
          <w:b/>
          <w:sz w:val="28"/>
          <w:szCs w:val="28"/>
        </w:rPr>
        <w:t>Bìa</w:t>
      </w:r>
      <w:proofErr w:type="spellEnd"/>
      <w:r w:rsidRPr="00826DC2">
        <w:rPr>
          <w:rFonts w:ascii="Times New Roman" w:hAnsi="Times New Roman" w:cs="Times New Roman"/>
          <w:b/>
          <w:sz w:val="28"/>
          <w:szCs w:val="28"/>
        </w:rPr>
        <w:t xml:space="preserve"> 4:</w:t>
      </w:r>
      <w:r w:rsidR="00BF5369" w:rsidRPr="00826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6E9EED5" w14:textId="77777777" w:rsidR="00070EEE" w:rsidRDefault="00070EEE" w:rsidP="00070EEE">
      <w:pPr>
        <w:pStyle w:val="isselectedend"/>
        <w:rPr>
          <w:ins w:id="0" w:author="Nguyen Minh" w:date="2026-09-08T17:51:00Z"/>
        </w:rPr>
      </w:pPr>
      <w:ins w:id="1" w:author="Nguyen Minh" w:date="2026-09-08T17:51:00Z">
        <w:r>
          <w:t xml:space="preserve">Với nhiều gia đình, một nụ cười hay một thay đổi rất nhỏ của con có thể là điều bình thường. Với người bà trong </w:t>
        </w:r>
        <w:proofErr w:type="spellStart"/>
        <w:r>
          <w:rPr>
            <w:rStyle w:val="Emphasis"/>
            <w:i w:val="0"/>
            <w:iCs w:val="0"/>
            <w:lang w:val="en-GB"/>
          </w:rPr>
          <w:t>cuốn</w:t>
        </w:r>
        <w:proofErr w:type="spellEnd"/>
        <w:r>
          <w:rPr>
            <w:rStyle w:val="Emphasis"/>
            <w:i w:val="0"/>
            <w:iCs w:val="0"/>
            <w:lang w:val="en-GB"/>
          </w:rPr>
          <w:t xml:space="preserve"> </w:t>
        </w:r>
        <w:proofErr w:type="spellStart"/>
        <w:r>
          <w:rPr>
            <w:rStyle w:val="Emphasis"/>
            <w:i w:val="0"/>
            <w:iCs w:val="0"/>
            <w:lang w:val="en-GB"/>
          </w:rPr>
          <w:t>sách</w:t>
        </w:r>
        <w:proofErr w:type="spellEnd"/>
        <w:r>
          <w:rPr>
            <w:rStyle w:val="Emphasis"/>
            <w:i w:val="0"/>
            <w:iCs w:val="0"/>
            <w:lang w:val="en-GB"/>
          </w:rPr>
          <w:t xml:space="preserve"> </w:t>
        </w:r>
        <w:proofErr w:type="spellStart"/>
        <w:r>
          <w:rPr>
            <w:rStyle w:val="Emphasis"/>
            <w:i w:val="0"/>
            <w:iCs w:val="0"/>
            <w:lang w:val="en-GB"/>
          </w:rPr>
          <w:t>này</w:t>
        </w:r>
        <w:proofErr w:type="spellEnd"/>
        <w:r>
          <w:t>, đôi khi đó lại là kết quả của rất nhiều ngày chờ đợi, thử nghiệm và kiên trì.</w:t>
        </w:r>
      </w:ins>
    </w:p>
    <w:p w14:paraId="52C5251D" w14:textId="2139F147" w:rsidR="007F1ACD" w:rsidRPr="00070EEE" w:rsidDel="00070EEE" w:rsidRDefault="007F1ACD" w:rsidP="00070EEE">
      <w:pPr>
        <w:pStyle w:val="isselectedend"/>
        <w:rPr>
          <w:del w:id="2" w:author="Nguyen Minh" w:date="2026-09-08T17:51:00Z"/>
          <w:rPrChange w:id="3" w:author="Nguyen Minh" w:date="2026-09-08T17:51:00Z">
            <w:rPr>
              <w:del w:id="4" w:author="Nguyen Minh" w:date="2026-09-08T17:51:00Z"/>
              <w:rFonts w:ascii="Times New Roman" w:hAnsi="Times New Roman" w:cs="Times New Roman"/>
              <w:iCs/>
              <w:sz w:val="28"/>
              <w:szCs w:val="28"/>
            </w:rPr>
          </w:rPrChange>
        </w:rPr>
        <w:pPrChange w:id="5" w:author="Nguyen Minh" w:date="2026-09-08T17:51:00Z">
          <w:pPr>
            <w:spacing w:after="120" w:line="276" w:lineRule="auto"/>
            <w:ind w:firstLine="709"/>
            <w:jc w:val="both"/>
          </w:pPr>
        </w:pPrChange>
      </w:pPr>
      <w:del w:id="6" w:author="Nguyen Minh" w:date="2026-09-08T17:51:00Z">
        <w:r w:rsidRPr="007F1ACD" w:rsidDel="00070EEE">
          <w:rPr>
            <w:iCs/>
            <w:sz w:val="28"/>
            <w:szCs w:val="28"/>
          </w:rPr>
          <w:delText xml:space="preserve">Có những hành trình không bắt đầu bằng hy vọng, mà bằng những câu hỏi </w:delText>
        </w:r>
        <w:r w:rsidR="002D6868" w:rsidDel="00070EEE">
          <w:rPr>
            <w:iCs/>
            <w:sz w:val="28"/>
            <w:szCs w:val="28"/>
          </w:rPr>
          <w:delText>trĩu nặng day dứt</w:delText>
        </w:r>
        <w:r w:rsidRPr="007F1ACD" w:rsidDel="00070EEE">
          <w:rPr>
            <w:iCs/>
            <w:sz w:val="28"/>
            <w:szCs w:val="28"/>
          </w:rPr>
          <w:delText xml:space="preserve">: </w:delText>
        </w:r>
        <w:r w:rsidR="002D6868" w:rsidDel="00070EEE">
          <w:rPr>
            <w:iCs/>
            <w:sz w:val="28"/>
            <w:szCs w:val="28"/>
          </w:rPr>
          <w:delText xml:space="preserve">Trẻ tự kỷ là gì? </w:delText>
        </w:r>
        <w:r w:rsidRPr="007F1ACD" w:rsidDel="00070EEE">
          <w:rPr>
            <w:iCs/>
            <w:sz w:val="28"/>
            <w:szCs w:val="28"/>
          </w:rPr>
          <w:delText>Vì sao đứa trẻ từng biết cười bỗng khép mình trong im lặng? Tương lai của con sẽ ra sao? Gia đình phải làm gì để con có thể bước tiếp?</w:delText>
        </w:r>
      </w:del>
    </w:p>
    <w:p w14:paraId="702DBB6C" w14:textId="35E44251" w:rsidR="007F1ACD" w:rsidRPr="007F1ACD" w:rsidRDefault="007F1ACD" w:rsidP="007F1ACD">
      <w:pPr>
        <w:spacing w:after="12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7F1ACD">
        <w:rPr>
          <w:rFonts w:ascii="Times New Roman" w:hAnsi="Times New Roman" w:cs="Times New Roman"/>
          <w:i/>
          <w:iCs/>
          <w:sz w:val="28"/>
          <w:szCs w:val="28"/>
        </w:rPr>
        <w:t>Đợi</w:t>
      </w:r>
      <w:proofErr w:type="spellEnd"/>
      <w:r w:rsidRPr="007F1AC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7F1AC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/>
          <w:iCs/>
          <w:sz w:val="28"/>
          <w:szCs w:val="28"/>
        </w:rPr>
        <w:t>nụ</w:t>
      </w:r>
      <w:proofErr w:type="spellEnd"/>
      <w:r w:rsidRPr="007F1AC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/>
          <w:iCs/>
          <w:sz w:val="28"/>
          <w:szCs w:val="28"/>
        </w:rPr>
        <w:t>cười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là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câu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chuyện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có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thật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về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hơn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mười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năm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một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người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bà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kiên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trì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đồng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hành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cùng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đứa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cháu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mắc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rối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loạn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phổ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tự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kỷ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.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Từ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những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ngày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hoang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mang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trước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chẩn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đoán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những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lần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gõ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cửa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hết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bệnh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viện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đến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trường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học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những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thất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vọng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tưởng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chừng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không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thể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vượt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qua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đến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những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niềm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vui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nhỏ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bé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mà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kỳ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diệu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cuốn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sách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ghi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lại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một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hành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trình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đầy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nước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mắt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nhưng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cũng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ngập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tràn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yêu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thương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nghị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lực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niềm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tin.</w:t>
      </w:r>
    </w:p>
    <w:p w14:paraId="26327A3B" w14:textId="76303437" w:rsidR="007F1ACD" w:rsidRDefault="007F1ACD" w:rsidP="007F1ACD">
      <w:pPr>
        <w:spacing w:after="120" w:line="276" w:lineRule="auto"/>
        <w:ind w:firstLine="709"/>
        <w:jc w:val="both"/>
        <w:rPr>
          <w:ins w:id="7" w:author="Nguyen Minh" w:date="2026-09-08T17:46:00Z"/>
          <w:rFonts w:ascii="Times New Roman" w:hAnsi="Times New Roman" w:cs="Times New Roman"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Cs/>
          <w:sz w:val="28"/>
          <w:szCs w:val="28"/>
        </w:rPr>
        <w:t>K</w:t>
      </w:r>
      <w:r w:rsidRPr="007F1ACD">
        <w:rPr>
          <w:rFonts w:ascii="Times New Roman" w:hAnsi="Times New Roman" w:cs="Times New Roman"/>
          <w:iCs/>
          <w:sz w:val="28"/>
          <w:szCs w:val="28"/>
        </w:rPr>
        <w:t>hông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chỉ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kể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câu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chuyện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riêng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Nhật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Minh hay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của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người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bà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Quỳnh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Anh,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cuốn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còn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giúp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người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đọc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hiểu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hơn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về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trẻ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tự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kỷ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về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vai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trò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không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thể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thay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thế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của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gia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đình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thầy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cô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những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người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đồng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hành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trong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quá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trình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hòa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trẻ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biệt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thế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đó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còn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là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lời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nhắn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gửi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về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lòng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nhân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ái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sự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thấu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hiểu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niềm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hy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vọng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dành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cho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mọi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đứa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trẻ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xứng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đáng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được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lớn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lên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trong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yêu</w:t>
      </w:r>
      <w:proofErr w:type="spellEnd"/>
      <w:r w:rsidRPr="007F1AC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F1ACD">
        <w:rPr>
          <w:rFonts w:ascii="Times New Roman" w:hAnsi="Times New Roman" w:cs="Times New Roman"/>
          <w:iCs/>
          <w:sz w:val="28"/>
          <w:szCs w:val="28"/>
        </w:rPr>
        <w:t>thương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vòng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tay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rộng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mở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xã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hội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14:paraId="760EDF64" w14:textId="7B084EBF" w:rsidR="00070EEE" w:rsidRPr="007F1ACD" w:rsidDel="00070EEE" w:rsidRDefault="00070EEE" w:rsidP="007F1ACD">
      <w:pPr>
        <w:spacing w:after="120" w:line="276" w:lineRule="auto"/>
        <w:ind w:firstLine="709"/>
        <w:jc w:val="both"/>
        <w:rPr>
          <w:del w:id="8" w:author="Nguyen Minh" w:date="2026-09-08T17:52:00Z"/>
          <w:rFonts w:ascii="Times New Roman" w:hAnsi="Times New Roman" w:cs="Times New Roman"/>
          <w:iCs/>
          <w:sz w:val="28"/>
          <w:szCs w:val="28"/>
        </w:rPr>
      </w:pPr>
    </w:p>
    <w:p w14:paraId="4059C5DE" w14:textId="08C2003C" w:rsidR="003C51C4" w:rsidRPr="00826DC2" w:rsidDel="00070EEE" w:rsidRDefault="003C51C4" w:rsidP="00AC6D12">
      <w:pPr>
        <w:spacing w:after="120" w:line="276" w:lineRule="auto"/>
        <w:ind w:firstLine="709"/>
        <w:jc w:val="both"/>
        <w:rPr>
          <w:del w:id="9" w:author="Nguyen Minh" w:date="2026-09-08T17:52:00Z"/>
          <w:rFonts w:ascii="Times New Roman" w:hAnsi="Times New Roman" w:cs="Times New Roman"/>
          <w:iCs/>
          <w:sz w:val="28"/>
          <w:szCs w:val="28"/>
        </w:rPr>
      </w:pPr>
    </w:p>
    <w:p w14:paraId="33B1D8FF" w14:textId="77777777" w:rsidR="00CC6CE9" w:rsidRPr="00826DC2" w:rsidRDefault="00CC6CE9" w:rsidP="00AC6D12">
      <w:pPr>
        <w:spacing w:after="12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26DC2">
        <w:rPr>
          <w:rFonts w:ascii="Times New Roman" w:hAnsi="Times New Roman" w:cs="Times New Roman"/>
          <w:b/>
          <w:sz w:val="28"/>
          <w:szCs w:val="28"/>
        </w:rPr>
        <w:t>Mép</w:t>
      </w:r>
      <w:proofErr w:type="spellEnd"/>
      <w:r w:rsidRPr="00826DC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26DC2">
        <w:rPr>
          <w:rFonts w:ascii="Times New Roman" w:hAnsi="Times New Roman" w:cs="Times New Roman"/>
          <w:b/>
          <w:sz w:val="28"/>
          <w:szCs w:val="28"/>
        </w:rPr>
        <w:t>gấp</w:t>
      </w:r>
      <w:proofErr w:type="spellEnd"/>
      <w:r w:rsidRPr="00826DC2">
        <w:rPr>
          <w:rFonts w:ascii="Times New Roman" w:hAnsi="Times New Roman" w:cs="Times New Roman"/>
          <w:b/>
          <w:sz w:val="28"/>
          <w:szCs w:val="28"/>
        </w:rPr>
        <w:t xml:space="preserve"> 1:</w:t>
      </w:r>
    </w:p>
    <w:p w14:paraId="3BA5CD99" w14:textId="3DAB1E1F" w:rsidR="0019525E" w:rsidRPr="00826DC2" w:rsidRDefault="001E6510" w:rsidP="00AC6D12">
      <w:pPr>
        <w:spacing w:after="12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8AF5A75" wp14:editId="65AF6EAB">
            <wp:extent cx="1485900" cy="1552575"/>
            <wp:effectExtent l="0" t="0" r="0" b="9525"/>
            <wp:docPr id="183595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56262" name="Picture 18359562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6A74" w14:textId="3A8C9945" w:rsidR="00CA40A0" w:rsidRDefault="001E6510" w:rsidP="001E6510">
      <w:pPr>
        <w:spacing w:after="12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lastRenderedPageBreak/>
        <w:t>Luật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sư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Nguyễn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Quỳnh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Anh,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chuyên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tư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30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đoàn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Nam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Giám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đốc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ty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Luật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InvestPro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7122D0" w14:textId="4096B9C3" w:rsidR="001E6510" w:rsidRPr="003C51C4" w:rsidRDefault="001E6510" w:rsidP="001E6510">
      <w:pPr>
        <w:spacing w:after="12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đóng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góp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quảng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bá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đất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con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Việt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Nam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tổ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văn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hữu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nghị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Việt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Nam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E65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510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="002705D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="002705D2">
        <w:rPr>
          <w:rFonts w:ascii="Times New Roman" w:eastAsia="Times New Roman" w:hAnsi="Times New Roman" w:cs="Times New Roman"/>
          <w:sz w:val="28"/>
          <w:szCs w:val="28"/>
        </w:rPr>
        <w:t>Bà</w:t>
      </w:r>
      <w:proofErr w:type="spellEnd"/>
      <w:r w:rsidR="00270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>dân</w:t>
      </w:r>
      <w:proofErr w:type="spellEnd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>Việt</w:t>
      </w:r>
      <w:proofErr w:type="spellEnd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 xml:space="preserve"> Nam </w:t>
      </w:r>
      <w:proofErr w:type="spellStart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>tặng</w:t>
      </w:r>
      <w:proofErr w:type="spellEnd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>thưởng</w:t>
      </w:r>
      <w:proofErr w:type="spellEnd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>Huân</w:t>
      </w:r>
      <w:proofErr w:type="spellEnd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>chương</w:t>
      </w:r>
      <w:proofErr w:type="spellEnd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>Vàng</w:t>
      </w:r>
      <w:proofErr w:type="spellEnd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>Cộng</w:t>
      </w:r>
      <w:proofErr w:type="spellEnd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>hòa</w:t>
      </w:r>
      <w:proofErr w:type="spellEnd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5D2" w:rsidRPr="002705D2">
        <w:rPr>
          <w:rFonts w:ascii="Times New Roman" w:eastAsia="Times New Roman" w:hAnsi="Times New Roman" w:cs="Times New Roman"/>
          <w:sz w:val="28"/>
          <w:szCs w:val="28"/>
        </w:rPr>
        <w:t>Áo</w:t>
      </w:r>
      <w:proofErr w:type="spellEnd"/>
      <w:r w:rsidR="002705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5D2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="002705D2">
        <w:rPr>
          <w:rFonts w:ascii="Times New Roman" w:eastAsia="Times New Roman" w:hAnsi="Times New Roman" w:cs="Times New Roman"/>
          <w:sz w:val="28"/>
          <w:szCs w:val="28"/>
        </w:rPr>
        <w:t xml:space="preserve"> 2014.</w:t>
      </w:r>
    </w:p>
    <w:p w14:paraId="2F5835CE" w14:textId="77777777" w:rsidR="000F5268" w:rsidRPr="00826DC2" w:rsidRDefault="000F5268" w:rsidP="00AC6D12">
      <w:pPr>
        <w:spacing w:after="12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FA9D5C7" w14:textId="1975AC70" w:rsidR="00CC6CE9" w:rsidRPr="00826DC2" w:rsidRDefault="00CC6CE9" w:rsidP="00AC6D12">
      <w:pPr>
        <w:spacing w:after="12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26DC2">
        <w:rPr>
          <w:rFonts w:ascii="Times New Roman" w:hAnsi="Times New Roman" w:cs="Times New Roman"/>
          <w:b/>
          <w:sz w:val="28"/>
          <w:szCs w:val="28"/>
        </w:rPr>
        <w:t>Mép</w:t>
      </w:r>
      <w:proofErr w:type="spellEnd"/>
      <w:r w:rsidRPr="00826DC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26DC2">
        <w:rPr>
          <w:rFonts w:ascii="Times New Roman" w:hAnsi="Times New Roman" w:cs="Times New Roman"/>
          <w:b/>
          <w:sz w:val="28"/>
          <w:szCs w:val="28"/>
        </w:rPr>
        <w:t>gấp</w:t>
      </w:r>
      <w:proofErr w:type="spellEnd"/>
      <w:r w:rsidRPr="00826DC2">
        <w:rPr>
          <w:rFonts w:ascii="Times New Roman" w:hAnsi="Times New Roman" w:cs="Times New Roman"/>
          <w:b/>
          <w:sz w:val="28"/>
          <w:szCs w:val="28"/>
        </w:rPr>
        <w:t xml:space="preserve"> 2:</w:t>
      </w:r>
    </w:p>
    <w:p w14:paraId="14DAE616" w14:textId="1164267B" w:rsidR="00826DC2" w:rsidRPr="003C51C4" w:rsidRDefault="00826DC2" w:rsidP="003C51C4">
      <w:pPr>
        <w:pStyle w:val="p3"/>
        <w:spacing w:before="120" w:beforeAutospacing="0" w:after="120" w:afterAutospacing="0" w:line="288" w:lineRule="auto"/>
        <w:ind w:firstLine="720"/>
        <w:jc w:val="both"/>
        <w:rPr>
          <w:sz w:val="28"/>
          <w:szCs w:val="28"/>
        </w:rPr>
      </w:pPr>
      <w:r>
        <w:rPr>
          <w:rFonts w:eastAsia="Palatino Linotype"/>
          <w:sz w:val="28"/>
          <w:szCs w:val="28"/>
        </w:rPr>
        <w:t>“</w:t>
      </w:r>
      <w:proofErr w:type="spellStart"/>
      <w:r w:rsidR="003C51C4" w:rsidRPr="00BA25F9">
        <w:rPr>
          <w:color w:val="000000"/>
          <w:sz w:val="28"/>
          <w:szCs w:val="28"/>
        </w:rPr>
        <w:t>Nhìn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lại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những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năm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tháng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đã</w:t>
      </w:r>
      <w:proofErr w:type="spellEnd"/>
      <w:r w:rsidR="003C51C4" w:rsidRPr="00BA25F9">
        <w:rPr>
          <w:color w:val="000000"/>
          <w:sz w:val="28"/>
          <w:szCs w:val="28"/>
        </w:rPr>
        <w:t xml:space="preserve"> qua, </w:t>
      </w:r>
      <w:proofErr w:type="spellStart"/>
      <w:r w:rsidR="003C51C4" w:rsidRPr="00BA25F9">
        <w:rPr>
          <w:color w:val="000000"/>
          <w:sz w:val="28"/>
          <w:szCs w:val="28"/>
        </w:rPr>
        <w:t>tôi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không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còn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nghĩ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nhiều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đến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những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khó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khăn</w:t>
      </w:r>
      <w:proofErr w:type="spellEnd"/>
      <w:r w:rsidR="003C51C4" w:rsidRPr="00BA25F9">
        <w:rPr>
          <w:color w:val="000000"/>
          <w:sz w:val="28"/>
          <w:szCs w:val="28"/>
        </w:rPr>
        <w:t xml:space="preserve"> hay </w:t>
      </w:r>
      <w:proofErr w:type="spellStart"/>
      <w:r w:rsidR="003C51C4" w:rsidRPr="00BA25F9">
        <w:rPr>
          <w:color w:val="000000"/>
          <w:sz w:val="28"/>
          <w:szCs w:val="28"/>
        </w:rPr>
        <w:t>tổn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thương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nữa</w:t>
      </w:r>
      <w:proofErr w:type="spellEnd"/>
      <w:r w:rsidR="003C51C4" w:rsidRPr="00BA25F9">
        <w:rPr>
          <w:color w:val="000000"/>
          <w:sz w:val="28"/>
          <w:szCs w:val="28"/>
        </w:rPr>
        <w:t xml:space="preserve">. </w:t>
      </w:r>
      <w:proofErr w:type="spellStart"/>
      <w:r w:rsidR="003C51C4" w:rsidRPr="00BA25F9">
        <w:rPr>
          <w:color w:val="000000"/>
          <w:sz w:val="28"/>
          <w:szCs w:val="28"/>
        </w:rPr>
        <w:t>Điều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còn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lại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trong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ký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ức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của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tôi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>
        <w:rPr>
          <w:color w:val="000000"/>
          <w:sz w:val="28"/>
          <w:szCs w:val="28"/>
        </w:rPr>
        <w:t>giờ</w:t>
      </w:r>
      <w:proofErr w:type="spellEnd"/>
      <w:r w:rsidR="003C51C4">
        <w:rPr>
          <w:color w:val="000000"/>
          <w:sz w:val="28"/>
          <w:szCs w:val="28"/>
        </w:rPr>
        <w:t xml:space="preserve"> </w:t>
      </w:r>
      <w:proofErr w:type="spellStart"/>
      <w:r w:rsidR="003C51C4">
        <w:rPr>
          <w:color w:val="000000"/>
          <w:sz w:val="28"/>
          <w:szCs w:val="28"/>
        </w:rPr>
        <w:t>đây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là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những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khoảnh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khắc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rất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nhỏ</w:t>
      </w:r>
      <w:proofErr w:type="spellEnd"/>
      <w:r w:rsidR="003C51C4" w:rsidRPr="00BA25F9">
        <w:rPr>
          <w:color w:val="000000"/>
          <w:sz w:val="28"/>
          <w:szCs w:val="28"/>
        </w:rPr>
        <w:t xml:space="preserve">: </w:t>
      </w:r>
      <w:proofErr w:type="spellStart"/>
      <w:r w:rsidR="003C51C4" w:rsidRPr="00BA25F9">
        <w:rPr>
          <w:color w:val="000000"/>
          <w:sz w:val="28"/>
          <w:szCs w:val="28"/>
        </w:rPr>
        <w:t>một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nụ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cười</w:t>
      </w:r>
      <w:proofErr w:type="spellEnd"/>
      <w:r w:rsidR="003C51C4" w:rsidRPr="00BA25F9">
        <w:rPr>
          <w:color w:val="000000"/>
          <w:sz w:val="28"/>
          <w:szCs w:val="28"/>
        </w:rPr>
        <w:t xml:space="preserve">, </w:t>
      </w:r>
      <w:proofErr w:type="spellStart"/>
      <w:r w:rsidR="003C51C4" w:rsidRPr="00BA25F9">
        <w:rPr>
          <w:color w:val="000000"/>
          <w:sz w:val="28"/>
          <w:szCs w:val="28"/>
        </w:rPr>
        <w:t>một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bước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tiến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chậm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chạp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nhưng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đầy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cố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gắng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của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một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đứa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trẻ</w:t>
      </w:r>
      <w:proofErr w:type="spellEnd"/>
      <w:r w:rsidR="003C51C4" w:rsidRPr="00BA25F9">
        <w:rPr>
          <w:color w:val="000000"/>
          <w:sz w:val="28"/>
          <w:szCs w:val="28"/>
        </w:rPr>
        <w:t xml:space="preserve">. </w:t>
      </w:r>
      <w:proofErr w:type="spellStart"/>
      <w:r w:rsidR="003C51C4" w:rsidRPr="00BA25F9">
        <w:rPr>
          <w:color w:val="000000"/>
          <w:sz w:val="28"/>
          <w:szCs w:val="28"/>
        </w:rPr>
        <w:t>Có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những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điều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với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người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khác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có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thể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rất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bình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thường</w:t>
      </w:r>
      <w:proofErr w:type="spellEnd"/>
      <w:r w:rsidR="003C51C4" w:rsidRPr="00BA25F9">
        <w:rPr>
          <w:color w:val="000000"/>
          <w:sz w:val="28"/>
          <w:szCs w:val="28"/>
        </w:rPr>
        <w:t xml:space="preserve">, </w:t>
      </w:r>
      <w:proofErr w:type="spellStart"/>
      <w:r w:rsidR="003C51C4" w:rsidRPr="00BA25F9">
        <w:rPr>
          <w:color w:val="000000"/>
          <w:sz w:val="28"/>
          <w:szCs w:val="28"/>
        </w:rPr>
        <w:t>nhưng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với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>
        <w:rPr>
          <w:color w:val="000000"/>
          <w:sz w:val="28"/>
          <w:szCs w:val="28"/>
        </w:rPr>
        <w:t>cá</w:t>
      </w:r>
      <w:proofErr w:type="spellEnd"/>
      <w:r w:rsidR="003C51C4">
        <w:rPr>
          <w:color w:val="000000"/>
          <w:sz w:val="28"/>
          <w:szCs w:val="28"/>
        </w:rPr>
        <w:t xml:space="preserve"> </w:t>
      </w:r>
      <w:proofErr w:type="spellStart"/>
      <w:r w:rsidR="003C51C4">
        <w:rPr>
          <w:color w:val="000000"/>
          <w:sz w:val="28"/>
          <w:szCs w:val="28"/>
        </w:rPr>
        <w:t>nhân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tôi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lại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là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cả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một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niềm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vui</w:t>
      </w:r>
      <w:proofErr w:type="spellEnd"/>
      <w:r w:rsidR="003C51C4" w:rsidRPr="00BA25F9">
        <w:rPr>
          <w:color w:val="000000"/>
          <w:sz w:val="28"/>
          <w:szCs w:val="28"/>
        </w:rPr>
        <w:t xml:space="preserve"> </w:t>
      </w:r>
      <w:proofErr w:type="spellStart"/>
      <w:r w:rsidR="003C51C4" w:rsidRPr="00BA25F9">
        <w:rPr>
          <w:color w:val="000000"/>
          <w:sz w:val="28"/>
          <w:szCs w:val="28"/>
        </w:rPr>
        <w:t>lớn</w:t>
      </w:r>
      <w:proofErr w:type="spellEnd"/>
      <w:r w:rsidRPr="00826DC2">
        <w:rPr>
          <w:rFonts w:eastAsia="Palatino Linotype"/>
          <w:sz w:val="28"/>
          <w:szCs w:val="28"/>
        </w:rPr>
        <w:t>.</w:t>
      </w:r>
      <w:r>
        <w:rPr>
          <w:rFonts w:eastAsia="Palatino Linotype"/>
          <w:sz w:val="28"/>
          <w:szCs w:val="28"/>
        </w:rPr>
        <w:t>”</w:t>
      </w:r>
    </w:p>
    <w:p w14:paraId="783EA5A6" w14:textId="7BB114B7" w:rsidR="001F314E" w:rsidRPr="003C51C4" w:rsidRDefault="000F5268" w:rsidP="001F314E">
      <w:pPr>
        <w:pStyle w:val="NormalWeb"/>
        <w:jc w:val="right"/>
        <w:rPr>
          <w:sz w:val="28"/>
          <w:szCs w:val="28"/>
        </w:rPr>
      </w:pPr>
      <w:r w:rsidRPr="003C51C4">
        <w:rPr>
          <w:sz w:val="28"/>
          <w:szCs w:val="28"/>
        </w:rPr>
        <w:t>NGUYỄN TH</w:t>
      </w:r>
      <w:r w:rsidR="003C51C4" w:rsidRPr="003C51C4">
        <w:rPr>
          <w:sz w:val="28"/>
          <w:szCs w:val="28"/>
        </w:rPr>
        <w:t>Ị QUỲNH ANH</w:t>
      </w:r>
    </w:p>
    <w:p w14:paraId="026A8F7A" w14:textId="77777777" w:rsidR="001F314E" w:rsidRPr="00826DC2" w:rsidRDefault="001F314E" w:rsidP="001F314E">
      <w:pPr>
        <w:ind w:firstLine="720"/>
        <w:jc w:val="right"/>
        <w:rPr>
          <w:rFonts w:ascii="Times New Roman" w:hAnsi="Times New Roman" w:cs="Times New Roman"/>
          <w:sz w:val="28"/>
          <w:szCs w:val="28"/>
        </w:rPr>
      </w:pPr>
    </w:p>
    <w:p w14:paraId="4BA42603" w14:textId="4CB4136B" w:rsidR="00D916BD" w:rsidRPr="00826DC2" w:rsidRDefault="00D916BD" w:rsidP="00AC6D1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916BD" w:rsidRPr="00826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guyen Minh">
    <w15:presenceInfo w15:providerId="Windows Live" w15:userId="33885ed2dcea52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oNotDisplayPageBoundaries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81A"/>
    <w:rsid w:val="00037D45"/>
    <w:rsid w:val="00070EEE"/>
    <w:rsid w:val="000B009B"/>
    <w:rsid w:val="000F5268"/>
    <w:rsid w:val="000F53A0"/>
    <w:rsid w:val="00113C50"/>
    <w:rsid w:val="0019525E"/>
    <w:rsid w:val="001A3081"/>
    <w:rsid w:val="001C674D"/>
    <w:rsid w:val="001C7D75"/>
    <w:rsid w:val="001E6510"/>
    <w:rsid w:val="001F314E"/>
    <w:rsid w:val="002443C0"/>
    <w:rsid w:val="00257241"/>
    <w:rsid w:val="002705D2"/>
    <w:rsid w:val="002737BD"/>
    <w:rsid w:val="002D6868"/>
    <w:rsid w:val="002E3757"/>
    <w:rsid w:val="00351417"/>
    <w:rsid w:val="00354B4F"/>
    <w:rsid w:val="003758F3"/>
    <w:rsid w:val="003C51C4"/>
    <w:rsid w:val="00405CA3"/>
    <w:rsid w:val="00422ECF"/>
    <w:rsid w:val="00440C0F"/>
    <w:rsid w:val="004767CF"/>
    <w:rsid w:val="00493167"/>
    <w:rsid w:val="004C349F"/>
    <w:rsid w:val="004E4BE7"/>
    <w:rsid w:val="00577AF1"/>
    <w:rsid w:val="0061728D"/>
    <w:rsid w:val="0064081A"/>
    <w:rsid w:val="00645787"/>
    <w:rsid w:val="0064728D"/>
    <w:rsid w:val="00665BB1"/>
    <w:rsid w:val="00680AA9"/>
    <w:rsid w:val="00734F97"/>
    <w:rsid w:val="007C2C95"/>
    <w:rsid w:val="007F1ACD"/>
    <w:rsid w:val="00802AEA"/>
    <w:rsid w:val="0080324E"/>
    <w:rsid w:val="00826C30"/>
    <w:rsid w:val="00826DC2"/>
    <w:rsid w:val="00845B5A"/>
    <w:rsid w:val="00912F2C"/>
    <w:rsid w:val="00954FD2"/>
    <w:rsid w:val="0096645A"/>
    <w:rsid w:val="009D40F2"/>
    <w:rsid w:val="00A12030"/>
    <w:rsid w:val="00A638B2"/>
    <w:rsid w:val="00A777F8"/>
    <w:rsid w:val="00AC6D12"/>
    <w:rsid w:val="00AE71F8"/>
    <w:rsid w:val="00AF1E2F"/>
    <w:rsid w:val="00AF73AD"/>
    <w:rsid w:val="00B60EB5"/>
    <w:rsid w:val="00BA0A8C"/>
    <w:rsid w:val="00BF5369"/>
    <w:rsid w:val="00C93936"/>
    <w:rsid w:val="00CA40A0"/>
    <w:rsid w:val="00CC6CE9"/>
    <w:rsid w:val="00CD0EF2"/>
    <w:rsid w:val="00CE75CA"/>
    <w:rsid w:val="00CF6130"/>
    <w:rsid w:val="00D916BD"/>
    <w:rsid w:val="00DA4540"/>
    <w:rsid w:val="00DC1908"/>
    <w:rsid w:val="00DE5FF1"/>
    <w:rsid w:val="00E16BE2"/>
    <w:rsid w:val="00E47C2E"/>
    <w:rsid w:val="00E6364A"/>
    <w:rsid w:val="00EF6612"/>
    <w:rsid w:val="00F008E7"/>
    <w:rsid w:val="00F03BDB"/>
    <w:rsid w:val="00F9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477A0B"/>
  <w15:chartTrackingRefBased/>
  <w15:docId w15:val="{92785900-E977-42DD-AFA6-B378EF35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8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12030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1F3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Normal"/>
    <w:rsid w:val="003C51C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070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character" w:styleId="Emphasis">
    <w:name w:val="Emphasis"/>
    <w:basedOn w:val="DefaultParagraphFont"/>
    <w:uiPriority w:val="20"/>
    <w:qFormat/>
    <w:rsid w:val="00070E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8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Nguyen Minh</cp:lastModifiedBy>
  <cp:revision>17</cp:revision>
  <dcterms:created xsi:type="dcterms:W3CDTF">2022-11-22T05:08:00Z</dcterms:created>
  <dcterms:modified xsi:type="dcterms:W3CDTF">2026-09-08T10:52:00Z</dcterms:modified>
</cp:coreProperties>
</file>